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EC2B9A" w:rsidP="07851C7E" w:rsidRDefault="003A795B" w14:paraId="3F8E2812" w14:textId="32EE3AAD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720" w:firstLine="720"/>
        <w:jc w:val="left"/>
        <w:rPr>
          <w:rFonts w:ascii="Times New Roman" w:hAnsi="Times New Roman" w:eastAsia="Times New Roman" w:cs="Times New Roman"/>
          <w:b w:val="1"/>
          <w:bCs w:val="1"/>
          <w:color w:val="000000"/>
          <w:sz w:val="24"/>
          <w:szCs w:val="24"/>
        </w:rPr>
      </w:pPr>
      <w:r w:rsidRPr="07851C7E" w:rsidR="1F112E5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J</w:t>
      </w:r>
      <w:r w:rsidRPr="07851C7E" w:rsidR="003A79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Git </w:t>
      </w:r>
    </w:p>
    <w:p w:rsidR="00EC2B9A" w:rsidRDefault="003A795B" w14:paraId="672A665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40" w:lineRule="auto"/>
        <w:ind w:left="3538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24"/>
          <w:szCs w:val="24"/>
        </w:rPr>
        <w:drawing>
          <wp:inline distT="19050" distB="19050" distL="19050" distR="19050" wp14:anchorId="4C0A2618" wp14:editId="07777777">
            <wp:extent cx="1447800" cy="1447800"/>
            <wp:effectExtent l="0" t="0" r="0" b="0"/>
            <wp:docPr id="3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2B9A" w:rsidRDefault="003A795B" w14:paraId="46BF946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 xml:space="preserve">Git adalah salah satu sistem pengontrol versi (Version Control System) pada proyek perangkat lunak yang diciptakan oleh Linus Torvalds. Pengontrol versi bertugas mencatat setiap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 xml:space="preserve">perubahan pada file proyek yang dikerjakan oleh banyak orang maupun sendiri. Fungsi utama git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 xml:space="preserve">yaitu mengatur versi dari source code program anda dengan memberi tanda baris dan code mana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 xml:space="preserve">yang ditambah atau diganti. Git sangat  penting ketika kita akan membangun sebuah project dengan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 xml:space="preserve">skala besar dengan melibatkan banyak programmer. Dengan git, kita dapat melakukan rollback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 xml:space="preserve">kode ke titik tertentu, ketika ternyata kode baru kita terdapat error. Kita juga tidak perlu melakukan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copy – paste kode ketika mengerjakan suatu proyek dengan orang lain.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 </w:t>
      </w:r>
    </w:p>
    <w:p w:rsidR="00EC2B9A" w:rsidRDefault="003A795B" w14:paraId="1F891B0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ind w:left="362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Untuk mengetahui bagaimana menggunakan git, berikut perintah-perintah dasar git: </w:t>
      </w:r>
    </w:p>
    <w:p w:rsidR="00EC2B9A" w:rsidRDefault="003A795B" w14:paraId="2F829DA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5" w:line="357" w:lineRule="auto"/>
        <w:ind w:left="371" w:right="1695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Noto Sans Symbols" w:hAnsi="Noto Sans Symbols" w:eastAsia="Noto Sans Symbols" w:cs="Noto Sans Symbols"/>
          <w:color w:val="333333"/>
          <w:sz w:val="24"/>
          <w:szCs w:val="24"/>
        </w:rPr>
        <w:t xml:space="preserve">•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Git init : untuk membuat </w:t>
      </w:r>
      <w:r>
        <w:rPr>
          <w:rFonts w:ascii="Times New Roman" w:hAnsi="Times New Roman" w:eastAsia="Times New Roman" w:cs="Times New Roman"/>
          <w:i/>
          <w:color w:val="333333"/>
          <w:sz w:val="24"/>
          <w:szCs w:val="24"/>
        </w:rPr>
        <w:t xml:space="preserve">repository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pada file lokal yang nantinya ada folder .git </w:t>
      </w:r>
    </w:p>
    <w:p w:rsidR="00EC2B9A" w:rsidRDefault="003A795B" w14:paraId="1DB8EF6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5" w:line="357" w:lineRule="auto"/>
        <w:ind w:left="371" w:right="1695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Noto Sans Symbols" w:hAnsi="Noto Sans Symbols" w:eastAsia="Noto Sans Symbols" w:cs="Noto Sans Symbols"/>
          <w:color w:val="333333"/>
          <w:sz w:val="24"/>
          <w:szCs w:val="24"/>
        </w:rPr>
        <w:t xml:space="preserve">•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Git status : untuk mengetahui status dari </w:t>
      </w:r>
      <w:r>
        <w:rPr>
          <w:rFonts w:ascii="Times New Roman" w:hAnsi="Times New Roman" w:eastAsia="Times New Roman" w:cs="Times New Roman"/>
          <w:i/>
          <w:color w:val="333333"/>
          <w:sz w:val="24"/>
          <w:szCs w:val="24"/>
        </w:rPr>
        <w:t xml:space="preserve">repository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local </w:t>
      </w:r>
    </w:p>
    <w:p w:rsidR="00EC2B9A" w:rsidRDefault="003A795B" w14:paraId="7262E86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1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Noto Sans Symbols" w:hAnsi="Noto Sans Symbols" w:eastAsia="Noto Sans Symbols" w:cs="Noto Sans Symbols"/>
          <w:color w:val="333333"/>
          <w:sz w:val="24"/>
          <w:szCs w:val="24"/>
        </w:rPr>
        <w:t xml:space="preserve">•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Git add : menambahkan file baru pada </w:t>
      </w:r>
      <w:r>
        <w:rPr>
          <w:rFonts w:ascii="Times New Roman" w:hAnsi="Times New Roman" w:eastAsia="Times New Roman" w:cs="Times New Roman"/>
          <w:i/>
          <w:color w:val="333333"/>
          <w:sz w:val="24"/>
          <w:szCs w:val="24"/>
        </w:rPr>
        <w:t xml:space="preserve">repository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yang dipilih </w:t>
      </w:r>
    </w:p>
    <w:p w:rsidR="00EC2B9A" w:rsidRDefault="003A795B" w14:paraId="7A83CDF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9" w:line="343" w:lineRule="auto"/>
        <w:ind w:left="719" w:right="1040" w:hanging="348"/>
        <w:rPr>
          <w:rFonts w:ascii="Times New Roman" w:hAnsi="Times New Roman" w:eastAsia="Times New Roman" w:cs="Times New Roman"/>
          <w:i/>
          <w:color w:val="333333"/>
          <w:sz w:val="24"/>
          <w:szCs w:val="24"/>
        </w:rPr>
      </w:pPr>
      <w:r>
        <w:rPr>
          <w:rFonts w:ascii="Noto Sans Symbols" w:hAnsi="Noto Sans Symbols" w:eastAsia="Noto Sans Symbols" w:cs="Noto Sans Symbols"/>
          <w:color w:val="333333"/>
          <w:sz w:val="24"/>
          <w:szCs w:val="24"/>
        </w:rPr>
        <w:t xml:space="preserve">•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Git commit : untuk menyimpan perubahan yang dilakukan, tetapi tidak ada perubahan pada </w:t>
      </w:r>
      <w:r>
        <w:rPr>
          <w:rFonts w:ascii="Times New Roman" w:hAnsi="Times New Roman" w:eastAsia="Times New Roman" w:cs="Times New Roman"/>
          <w:i/>
          <w:color w:val="333333"/>
          <w:sz w:val="24"/>
          <w:szCs w:val="24"/>
        </w:rPr>
        <w:t xml:space="preserve">remote repository. </w:t>
      </w:r>
    </w:p>
    <w:p w:rsidR="00EC2B9A" w:rsidRDefault="003A795B" w14:paraId="7FAE258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359" w:lineRule="auto"/>
        <w:ind w:left="371" w:right="1141"/>
        <w:rPr>
          <w:rFonts w:ascii="Times New Roman" w:hAnsi="Times New Roman" w:eastAsia="Times New Roman" w:cs="Times New Roman"/>
          <w:i/>
          <w:color w:val="333333"/>
          <w:sz w:val="24"/>
          <w:szCs w:val="24"/>
        </w:rPr>
      </w:pPr>
      <w:r>
        <w:rPr>
          <w:rFonts w:ascii="Noto Sans Symbols" w:hAnsi="Noto Sans Symbols" w:eastAsia="Noto Sans Symbols" w:cs="Noto Sans Symbols"/>
          <w:color w:val="333333"/>
          <w:sz w:val="24"/>
          <w:szCs w:val="24"/>
        </w:rPr>
        <w:t xml:space="preserve">•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Git push : untuk mengirimkan perubahan file setelah di commit ke </w:t>
      </w:r>
      <w:r>
        <w:rPr>
          <w:rFonts w:ascii="Times New Roman" w:hAnsi="Times New Roman" w:eastAsia="Times New Roman" w:cs="Times New Roman"/>
          <w:i/>
          <w:color w:val="333333"/>
          <w:sz w:val="24"/>
          <w:szCs w:val="24"/>
        </w:rPr>
        <w:t xml:space="preserve">remote repository. </w:t>
      </w:r>
    </w:p>
    <w:p w:rsidR="00EC2B9A" w:rsidRDefault="003A795B" w14:paraId="4C954D5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359" w:lineRule="auto"/>
        <w:ind w:left="371" w:right="1141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Noto Sans Symbols" w:hAnsi="Noto Sans Symbols" w:eastAsia="Noto Sans Symbols" w:cs="Noto Sans Symbols"/>
          <w:color w:val="333333"/>
          <w:sz w:val="24"/>
          <w:szCs w:val="24"/>
        </w:rPr>
        <w:t xml:space="preserve">•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Git branch : melihat seluruh </w:t>
      </w:r>
      <w:r>
        <w:rPr>
          <w:rFonts w:ascii="Times New Roman" w:hAnsi="Times New Roman" w:eastAsia="Times New Roman" w:cs="Times New Roman"/>
          <w:i/>
          <w:color w:val="333333"/>
          <w:sz w:val="24"/>
          <w:szCs w:val="24"/>
        </w:rPr>
        <w:t xml:space="preserve">branch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yang ada pada repository </w:t>
      </w:r>
    </w:p>
    <w:p w:rsidR="00EC2B9A" w:rsidRDefault="003A795B" w14:paraId="39891CC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371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Noto Sans Symbols" w:hAnsi="Noto Sans Symbols" w:eastAsia="Noto Sans Symbols" w:cs="Noto Sans Symbols"/>
          <w:color w:val="333333"/>
          <w:sz w:val="24"/>
          <w:szCs w:val="24"/>
        </w:rPr>
        <w:t xml:space="preserve">•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Git checkout : menukar </w:t>
      </w:r>
      <w:r>
        <w:rPr>
          <w:rFonts w:ascii="Times New Roman" w:hAnsi="Times New Roman" w:eastAsia="Times New Roman" w:cs="Times New Roman"/>
          <w:i/>
          <w:color w:val="333333"/>
          <w:sz w:val="24"/>
          <w:szCs w:val="24"/>
        </w:rPr>
        <w:t xml:space="preserve">branch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yang aktif dengan </w:t>
      </w:r>
      <w:r>
        <w:rPr>
          <w:rFonts w:ascii="Times New Roman" w:hAnsi="Times New Roman" w:eastAsia="Times New Roman" w:cs="Times New Roman"/>
          <w:i/>
          <w:color w:val="333333"/>
          <w:sz w:val="24"/>
          <w:szCs w:val="24"/>
        </w:rPr>
        <w:t xml:space="preserve">branch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yang dipilih </w:t>
      </w:r>
    </w:p>
    <w:p w:rsidR="00EC2B9A" w:rsidRDefault="003A795B" w14:paraId="0B99D53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9" w:line="359" w:lineRule="auto"/>
        <w:ind w:left="371" w:right="1871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Noto Sans Symbols" w:hAnsi="Noto Sans Symbols" w:eastAsia="Noto Sans Symbols" w:cs="Noto Sans Symbols"/>
          <w:color w:val="333333"/>
          <w:sz w:val="24"/>
          <w:szCs w:val="24"/>
        </w:rPr>
        <w:t xml:space="preserve">•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Git merge : untuk menggabungkan </w:t>
      </w:r>
      <w:r>
        <w:rPr>
          <w:rFonts w:ascii="Times New Roman" w:hAnsi="Times New Roman" w:eastAsia="Times New Roman" w:cs="Times New Roman"/>
          <w:i/>
          <w:color w:val="333333"/>
          <w:sz w:val="24"/>
          <w:szCs w:val="24"/>
        </w:rPr>
        <w:t xml:space="preserve">branch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yang aktif dan </w:t>
      </w:r>
      <w:r>
        <w:rPr>
          <w:rFonts w:ascii="Times New Roman" w:hAnsi="Times New Roman" w:eastAsia="Times New Roman" w:cs="Times New Roman"/>
          <w:i/>
          <w:color w:val="333333"/>
          <w:sz w:val="24"/>
          <w:szCs w:val="24"/>
        </w:rPr>
        <w:t xml:space="preserve">branch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yang dipilih </w:t>
      </w:r>
    </w:p>
    <w:p w:rsidR="00EC2B9A" w:rsidRDefault="003A795B" w14:paraId="10528F1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9" w:line="359" w:lineRule="auto"/>
        <w:ind w:left="371" w:right="1871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Noto Sans Symbols" w:hAnsi="Noto Sans Symbols" w:eastAsia="Noto Sans Symbols" w:cs="Noto Sans Symbols"/>
          <w:color w:val="333333"/>
          <w:sz w:val="24"/>
          <w:szCs w:val="24"/>
        </w:rPr>
        <w:t xml:space="preserve">•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Git clone : membuat Salinan </w:t>
      </w:r>
      <w:r>
        <w:rPr>
          <w:rFonts w:ascii="Times New Roman" w:hAnsi="Times New Roman" w:eastAsia="Times New Roman" w:cs="Times New Roman"/>
          <w:i/>
          <w:color w:val="333333"/>
          <w:sz w:val="24"/>
          <w:szCs w:val="24"/>
        </w:rPr>
        <w:t xml:space="preserve">repository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>local</w:t>
      </w:r>
    </w:p>
    <w:p w:rsidR="00EC2B9A" w:rsidRDefault="003A795B" w14:paraId="15288AE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  <w:t xml:space="preserve">Github </w:t>
      </w:r>
    </w:p>
    <w:p w:rsidR="00EC2B9A" w:rsidRDefault="003A795B" w14:paraId="0A37501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7" w:line="240" w:lineRule="auto"/>
        <w:ind w:left="2410"/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noProof/>
          <w:color w:val="333333"/>
          <w:sz w:val="24"/>
          <w:szCs w:val="24"/>
        </w:rPr>
        <w:drawing>
          <wp:inline distT="19050" distB="19050" distL="19050" distR="19050" wp14:anchorId="3A8F9969" wp14:editId="07777777">
            <wp:extent cx="2879725" cy="1441958"/>
            <wp:effectExtent l="0" t="0" r="0" b="0"/>
            <wp:docPr id="3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41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2B9A" w:rsidRDefault="003A795B" w14:paraId="5FCE446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right="658" w:firstLine="726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GitHub adalah aplikasi berbasis web yang memberikan layanan berupa penyimapan  repository secara online dan gratis. Repository merupakan tempat dimana anda dapat menyimpan  file – file dari proyek aplikasi anda. Dengan platform ini, repository yang dibuat oleh git secara  local pada computer anda dapat di upload secara online sehingga anda dapat bekerja bersama-sama  dengan rekan dari berbagai berlahan dunia, merencanakan proyek, dan bahkan tracking (melacak)  pekerjaan Anda. </w:t>
      </w:r>
    </w:p>
    <w:p w:rsidR="00EC2B9A" w:rsidRDefault="003A795B" w14:paraId="17FE4F6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2"/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  <w:t xml:space="preserve">Percobaan Git CLI (Command Line Interface) </w:t>
      </w:r>
    </w:p>
    <w:p w:rsidR="00EC2B9A" w:rsidRDefault="003A795B" w14:paraId="0D905F0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353" w:lineRule="auto"/>
        <w:ind w:left="724" w:right="720" w:hanging="339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1. Cek apakah git telah terinstall dengan buka command prompt, ketikkan perintah </w:t>
      </w:r>
      <w:r>
        <w:rPr>
          <w:rFonts w:ascii="Courier New" w:hAnsi="Courier New" w:eastAsia="Courier New" w:cs="Courier New"/>
          <w:color w:val="333333"/>
          <w:sz w:val="19"/>
          <w:szCs w:val="19"/>
        </w:rPr>
        <w:t>git –- version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>.</w:t>
      </w:r>
    </w:p>
    <w:p w:rsidR="00EC2B9A" w:rsidRDefault="003A795B" w14:paraId="5DAB6C7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608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color w:val="333333"/>
          <w:sz w:val="24"/>
          <w:szCs w:val="24"/>
        </w:rPr>
        <w:drawing>
          <wp:inline distT="19050" distB="19050" distL="19050" distR="19050" wp14:anchorId="53B8966B" wp14:editId="07777777">
            <wp:extent cx="2619375" cy="1628775"/>
            <wp:effectExtent l="0" t="0" r="0" b="0"/>
            <wp:docPr id="3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2B9A" w:rsidRDefault="003A795B" w14:paraId="7E51F3C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3" w:lineRule="auto"/>
        <w:ind w:left="726" w:right="661" w:hanging="360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2. Mendaftar Akun di github.com dan buat repositori baru dengan nama  “NAMA_KELOMPOKXX”  </w:t>
      </w:r>
    </w:p>
    <w:p w:rsidR="00EC2B9A" w:rsidRDefault="003A795B" w14:paraId="02EB378F" w14:textId="77777777">
      <w:pPr>
        <w:widowControl w:val="0"/>
        <w:spacing w:before="47" w:line="240" w:lineRule="auto"/>
        <w:ind w:firstLine="720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color w:val="333333"/>
          <w:sz w:val="24"/>
          <w:szCs w:val="24"/>
        </w:rPr>
        <w:drawing>
          <wp:inline distT="19050" distB="19050" distL="19050" distR="19050" wp14:anchorId="2DBCBE42" wp14:editId="07777777">
            <wp:extent cx="3402584" cy="3288029"/>
            <wp:effectExtent l="0" t="0" r="0" b="0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2584" cy="3288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2B9A" w:rsidP="32A2C1C6" w:rsidRDefault="003A795B" w14:paraId="0FD0EC07" w14:textId="47B17B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54" w:lineRule="auto"/>
        <w:ind w:left="369" w:right="599"/>
        <w:jc w:val="center"/>
        <w:rPr>
          <w:rFonts w:ascii="Courier New" w:hAnsi="Courier New" w:eastAsia="Courier New" w:cs="Courier New"/>
          <w:color w:val="000000"/>
          <w:sz w:val="19"/>
          <w:szCs w:val="19"/>
        </w:rPr>
      </w:pPr>
      <w:r w:rsidRPr="32A2C1C6"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3. Lakukan konfigurasi awal dengan mengetikkan perintah </w:t>
      </w:r>
      <w:r w:rsidRPr="32A2C1C6">
        <w:rPr>
          <w:rFonts w:ascii="Courier New" w:hAnsi="Courier New" w:eastAsia="Courier New" w:cs="Courier New"/>
          <w:color w:val="000000" w:themeColor="text1"/>
          <w:sz w:val="19"/>
          <w:szCs w:val="19"/>
        </w:rPr>
        <w:t>git config --global</w:t>
      </w:r>
      <w:r w:rsidRPr="32A2C1C6">
        <w:rPr>
          <w:rFonts w:ascii="Courier New" w:hAnsi="Courier New" w:eastAsia="Courier New" w:cs="Courier New"/>
          <w:sz w:val="19"/>
          <w:szCs w:val="19"/>
        </w:rPr>
        <w:t xml:space="preserve">  </w:t>
      </w:r>
      <w:r w:rsidRPr="32A2C1C6">
        <w:rPr>
          <w:rFonts w:ascii="Courier New" w:hAnsi="Courier New" w:eastAsia="Courier New" w:cs="Courier New"/>
          <w:color w:val="000000" w:themeColor="text1"/>
          <w:sz w:val="19"/>
          <w:szCs w:val="19"/>
        </w:rPr>
        <w:t xml:space="preserve">user.name "Username Kalian" </w:t>
      </w:r>
      <w:r w:rsidRPr="32A2C1C6"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Kemudian, </w:t>
      </w:r>
      <w:r w:rsidRPr="32A2C1C6">
        <w:rPr>
          <w:rFonts w:ascii="Courier New" w:hAnsi="Courier New" w:eastAsia="Courier New" w:cs="Courier New"/>
          <w:color w:val="000000" w:themeColor="text1"/>
          <w:sz w:val="19"/>
          <w:szCs w:val="19"/>
        </w:rPr>
        <w:t xml:space="preserve"> </w:t>
      </w:r>
      <w:r w:rsidRPr="32A2C1C6">
        <w:rPr>
          <w:rFonts w:ascii="Times New Roman" w:hAnsi="Times New Roman" w:eastAsia="Times New Roman" w:cs="Times New Roman"/>
          <w:b/>
          <w:bCs/>
          <w:color w:val="333333"/>
          <w:sz w:val="24"/>
          <w:szCs w:val="24"/>
        </w:rPr>
        <w:t xml:space="preserve">(Isikan username dan email sesuai dengan akun  github anda). </w:t>
      </w:r>
      <w:r w:rsidRPr="32A2C1C6"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Cek konfigurasi dengan perintah </w:t>
      </w:r>
      <w:r w:rsidRPr="32A2C1C6" w:rsidR="24391B1E">
        <w:rPr>
          <w:rFonts w:ascii="Courier New" w:hAnsi="Courier New" w:eastAsia="Courier New" w:cs="Courier New"/>
          <w:color w:val="000000" w:themeColor="text1"/>
          <w:sz w:val="19"/>
          <w:szCs w:val="19"/>
        </w:rPr>
        <w:t>c</w:t>
      </w:r>
      <w:r w:rsidRPr="32A2C1C6">
        <w:rPr>
          <w:rFonts w:ascii="Courier New" w:hAnsi="Courier New" w:eastAsia="Courier New" w:cs="Courier New"/>
          <w:color w:val="000000" w:themeColor="text1"/>
          <w:sz w:val="19"/>
          <w:szCs w:val="19"/>
        </w:rPr>
        <w:t>.</w:t>
      </w:r>
    </w:p>
    <w:p w:rsidR="00EC2B9A" w:rsidRDefault="003A795B" w14:paraId="79FC77B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719" w:right="659" w:hanging="357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4. Buat folder baru untuk menyimpan data praktikum modul ini. Pada contoh ini, direktori  berada di D:\KULIAH\Semester 6\Praktikum DKP\Cobaan dan langsung arahkan ke lokasi direktori tersebut </w:t>
      </w:r>
    </w:p>
    <w:p w:rsidR="00EC2B9A" w:rsidRDefault="003A795B" w14:paraId="6A05A80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" w:line="240" w:lineRule="auto"/>
        <w:jc w:val="center"/>
        <w:rPr>
          <w:rFonts w:ascii="Times New Roman" w:hAnsi="Times New Roman" w:eastAsia="Times New Roman" w:cs="Times New Roman"/>
          <w:color w:val="333333"/>
          <w:sz w:val="19"/>
          <w:szCs w:val="19"/>
        </w:rPr>
      </w:pPr>
      <w:r>
        <w:rPr>
          <w:rFonts w:ascii="Courier New" w:hAnsi="Courier New" w:eastAsia="Courier New" w:cs="Courier New"/>
          <w:noProof/>
          <w:sz w:val="19"/>
          <w:szCs w:val="19"/>
        </w:rPr>
        <w:drawing>
          <wp:inline distT="19050" distB="19050" distL="19050" distR="19050" wp14:anchorId="04AB50B7" wp14:editId="07777777">
            <wp:extent cx="3886200" cy="2444052"/>
            <wp:effectExtent l="0" t="0" r="0" b="0"/>
            <wp:docPr id="3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44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2B9A" w:rsidRDefault="003A795B" w14:paraId="570A7F8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9" w:lineRule="auto"/>
        <w:ind w:left="722" w:right="661" w:hanging="356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5. Ketikkan perintah </w:t>
      </w:r>
      <w:r>
        <w:rPr>
          <w:rFonts w:ascii="Courier New" w:hAnsi="Courier New" w:eastAsia="Courier New" w:cs="Courier New"/>
          <w:color w:val="000000"/>
          <w:sz w:val="19"/>
          <w:szCs w:val="19"/>
        </w:rPr>
        <w:t xml:space="preserve">git init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seperti gambar. Perintah ini digunakan untuk inisiasi folder  menjadi sebuah git repository.  </w:t>
      </w:r>
    </w:p>
    <w:p w:rsidR="00EC2B9A" w:rsidRDefault="003A795B" w14:paraId="770ED80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5" w:lineRule="auto"/>
        <w:ind w:left="369" w:firstLine="348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6. Ketikkan perintah </w:t>
      </w:r>
      <w:r>
        <w:rPr>
          <w:rFonts w:ascii="Courier New" w:hAnsi="Courier New" w:eastAsia="Courier New" w:cs="Courier New"/>
          <w:color w:val="333333"/>
          <w:sz w:val="19"/>
          <w:szCs w:val="19"/>
        </w:rPr>
        <w:t xml:space="preserve">git remote add origin </w:t>
      </w:r>
      <w:r>
        <w:rPr>
          <w:rFonts w:ascii="Courier New" w:hAnsi="Courier New" w:eastAsia="Courier New" w:cs="Courier New"/>
          <w:sz w:val="19"/>
          <w:szCs w:val="19"/>
        </w:rPr>
        <w:t>https://github.com/nama user  kalian/PRAK_DKP_NAMA_KELOMPOKXX.git</w:t>
      </w:r>
      <w:r>
        <w:rPr>
          <w:rFonts w:ascii="Courier New" w:hAnsi="Courier New" w:eastAsia="Courier New" w:cs="Courier New"/>
          <w:color w:val="333333"/>
          <w:sz w:val="19"/>
          <w:szCs w:val="19"/>
        </w:rPr>
        <w:t xml:space="preserve">.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Perintah ini digunakan untuk mengarahkan  folder kita ke repository kita di github. </w:t>
      </w:r>
    </w:p>
    <w:p w:rsidR="00EC2B9A" w:rsidRDefault="003A795B" w14:paraId="5A39BBE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46" w:lineRule="auto"/>
        <w:ind w:left="363" w:right="799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color w:val="333333"/>
          <w:sz w:val="24"/>
          <w:szCs w:val="24"/>
        </w:rPr>
        <w:drawing>
          <wp:inline distT="19050" distB="19050" distL="19050" distR="19050" wp14:anchorId="1B55BF0B" wp14:editId="07777777">
            <wp:extent cx="5388356" cy="690245"/>
            <wp:effectExtent l="0" t="0" r="0" b="0"/>
            <wp:docPr id="3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8356" cy="690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2B9A" w:rsidRDefault="003A795B" w14:paraId="1824350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46" w:lineRule="auto"/>
        <w:ind w:left="363" w:right="799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>7. Untuk mendapatkan link remote repo, bisa dilihat di repo kalian masing masing</w:t>
      </w:r>
    </w:p>
    <w:p w:rsidR="00EC2B9A" w:rsidRDefault="003A795B" w14:paraId="73CF239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3" w:lineRule="auto"/>
        <w:ind w:left="727" w:right="665" w:hanging="355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8. Tambahkan sebuah file txt baru pada folder tersebut. Hal ini digunakan untuk mengecek  apakah git sudah terinisiasi dengan benar. </w:t>
      </w:r>
    </w:p>
    <w:p w:rsidR="00EC2B9A" w:rsidRDefault="003A795B" w14:paraId="792EAA5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20" w:lineRule="auto"/>
        <w:ind w:left="366" w:right="1375" w:firstLine="1003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color w:val="333333"/>
          <w:sz w:val="24"/>
          <w:szCs w:val="24"/>
        </w:rPr>
        <w:drawing>
          <wp:inline distT="19050" distB="19050" distL="19050" distR="19050" wp14:anchorId="02439395" wp14:editId="07777777">
            <wp:extent cx="4656328" cy="725805"/>
            <wp:effectExtent l="0" t="0" r="0" b="0"/>
            <wp:docPr id="3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6328" cy="725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9. Cek apakah file baru tersebut dari git dengan mengetikkan perintah </w:t>
      </w:r>
      <w:r>
        <w:rPr>
          <w:rFonts w:ascii="Courier New" w:hAnsi="Courier New" w:eastAsia="Courier New" w:cs="Courier New"/>
          <w:color w:val="000000"/>
          <w:sz w:val="19"/>
          <w:szCs w:val="19"/>
        </w:rPr>
        <w:t>git status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. </w:t>
      </w:r>
    </w:p>
    <w:p w:rsidR="00EC2B9A" w:rsidRDefault="003A795B" w14:paraId="41C8F39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left="385" w:right="718" w:firstLine="572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color w:val="333333"/>
          <w:sz w:val="24"/>
          <w:szCs w:val="24"/>
        </w:rPr>
        <w:drawing>
          <wp:inline distT="19050" distB="19050" distL="19050" distR="19050" wp14:anchorId="1E5ACC7E" wp14:editId="07777777">
            <wp:extent cx="2927871" cy="1176779"/>
            <wp:effectExtent l="0" t="0" r="0" b="0"/>
            <wp:docPr id="4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7871" cy="1176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2B9A" w:rsidRDefault="003A795B" w14:paraId="1708EE4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left="385" w:right="718" w:firstLine="572"/>
        <w:rPr>
          <w:rFonts w:ascii="Courier New" w:hAnsi="Courier New" w:eastAsia="Courier New" w:cs="Courier New"/>
          <w:color w:val="333333"/>
          <w:sz w:val="19"/>
          <w:szCs w:val="19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10. tambahkan file baru tadi pada repository dengan cara </w:t>
      </w:r>
      <w:r>
        <w:rPr>
          <w:rFonts w:ascii="Courier New" w:hAnsi="Courier New" w:eastAsia="Courier New" w:cs="Courier New"/>
          <w:color w:val="333333"/>
          <w:sz w:val="19"/>
          <w:szCs w:val="19"/>
        </w:rPr>
        <w:t xml:space="preserve">git add Test.txt. </w:t>
      </w:r>
      <w:r>
        <w:rPr>
          <w:rFonts w:ascii="Courier New" w:hAnsi="Courier New" w:eastAsia="Courier New" w:cs="Courier New"/>
          <w:noProof/>
          <w:color w:val="333333"/>
          <w:sz w:val="19"/>
          <w:szCs w:val="19"/>
        </w:rPr>
        <w:drawing>
          <wp:inline distT="19050" distB="19050" distL="19050" distR="19050" wp14:anchorId="6622B278" wp14:editId="07777777">
            <wp:extent cx="4660848" cy="1165212"/>
            <wp:effectExtent l="0" t="0" r="0" b="0"/>
            <wp:docPr id="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0848" cy="1165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2B9A" w:rsidRDefault="003A795B" w14:paraId="45D727B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28" w:lineRule="auto"/>
        <w:ind w:left="385" w:right="718" w:firstLine="572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11. Commit file baru tersebut dengan perintah </w:t>
      </w:r>
      <w:r>
        <w:rPr>
          <w:rFonts w:ascii="Courier New" w:hAnsi="Courier New" w:eastAsia="Courier New" w:cs="Courier New"/>
          <w:color w:val="000000"/>
          <w:sz w:val="19"/>
          <w:szCs w:val="19"/>
        </w:rPr>
        <w:t xml:space="preserve">git commit -m “Catatan”.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argumen -m digunakan untuk menambahkan pesan atau catatan ditiap perubahan </w:t>
      </w:r>
    </w:p>
    <w:p w:rsidR="00EC2B9A" w:rsidRDefault="003A795B" w14:paraId="2C11144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223" w:lineRule="auto"/>
        <w:ind w:left="385" w:right="1050" w:firstLine="647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color w:val="333333"/>
          <w:sz w:val="24"/>
          <w:szCs w:val="24"/>
        </w:rPr>
        <w:drawing>
          <wp:inline distT="19050" distB="19050" distL="19050" distR="19050" wp14:anchorId="02F11886" wp14:editId="07777777">
            <wp:extent cx="5076825" cy="1485900"/>
            <wp:effectExtent l="0" t="0" r="0" b="0"/>
            <wp:docPr id="4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12. Ketikkan </w:t>
      </w:r>
      <w:sdt>
        <w:sdtPr>
          <w:tag w:val="goog_rdk_0"/>
          <w:id w:val="77024457"/>
        </w:sdtPr>
        <w:sdtContent>
          <w:ins w:author="KioPasha" w:date="2023-06-03T07:05:00Z" w:id="0">
            <w:r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  <w:t>git st</w:t>
            </w:r>
          </w:ins>
        </w:sdtContent>
      </w:sdt>
      <w:sdt>
        <w:sdtPr>
          <w:tag w:val="goog_rdk_1"/>
          <w:id w:val="581187115"/>
        </w:sdtPr>
        <w:sdtContent>
          <w:del w:author="KioPasha" w:date="2023-06-03T07:05:00Z" w:id="1">
            <w:r>
              <w:rPr>
                <w:rFonts w:ascii="Courier New" w:hAnsi="Courier New" w:eastAsia="Courier New" w:cs="Courier New"/>
                <w:color w:val="333333"/>
                <w:sz w:val="19"/>
                <w:szCs w:val="19"/>
              </w:rPr>
              <w:delText>git push -u origin master</w:delText>
            </w:r>
          </w:del>
        </w:sdtContent>
      </w:sdt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>. Perintah ini digunakan untuk mengupload  kerjaan kita ke repository di github</w:t>
      </w:r>
    </w:p>
    <w:p w:rsidR="00EC2B9A" w:rsidRDefault="003A795B" w14:paraId="077DE6B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8" w:lineRule="auto"/>
        <w:ind w:left="385" w:right="659" w:firstLine="977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color w:val="333333"/>
          <w:sz w:val="24"/>
          <w:szCs w:val="24"/>
        </w:rPr>
        <w:drawing>
          <wp:inline distT="19050" distB="19050" distL="19050" distR="19050" wp14:anchorId="6D4BEF1C" wp14:editId="07777777">
            <wp:extent cx="4658487" cy="1922146"/>
            <wp:effectExtent l="0" t="0" r="0" b="0"/>
            <wp:docPr id="4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8487" cy="1922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13. Coba buka lagi file yang telah dibuat tadi, kemudian lakukan ubahan pada file .txt tersebut.  Ubah isinya. Kemudian lihat status dengan perintah </w:t>
      </w:r>
      <w:r>
        <w:rPr>
          <w:rFonts w:ascii="Courier New" w:hAnsi="Courier New" w:eastAsia="Courier New" w:cs="Courier New"/>
          <w:color w:val="000000"/>
          <w:sz w:val="19"/>
          <w:szCs w:val="19"/>
        </w:rPr>
        <w:t>git status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. </w:t>
      </w:r>
    </w:p>
    <w:p w:rsidR="00EC2B9A" w:rsidRDefault="003A795B" w14:paraId="29D6B04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508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color w:val="333333"/>
          <w:sz w:val="24"/>
          <w:szCs w:val="24"/>
        </w:rPr>
        <w:drawing>
          <wp:inline distT="19050" distB="19050" distL="19050" distR="19050" wp14:anchorId="23F08FC0" wp14:editId="07777777">
            <wp:extent cx="5514975" cy="2105024"/>
            <wp:effectExtent l="0" t="0" r="0" b="0"/>
            <wp:docPr id="4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105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ab/>
      </w:r>
    </w:p>
    <w:p w:rsidR="00EC2B9A" w:rsidRDefault="003A795B" w14:paraId="3D212C3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3" w:lineRule="auto"/>
        <w:ind w:left="720" w:right="1372" w:hanging="334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14. Pada gambar diatas, file masih berada pada kondisi modified. Dalam git terdapat 3  kondisi sebagai berikut: </w:t>
      </w:r>
    </w:p>
    <w:p w:rsidR="00EC2B9A" w:rsidRDefault="003A795B" w14:paraId="5B532CD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344" w:lineRule="auto"/>
        <w:ind w:left="722" w:right="933" w:firstLine="9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• Modified adalah kondisi dimana revisi atau perubahan sudah dilakukan, tetapi belum  ditandai dan belum disimpan di version control. Contohnya pada gambar di atas. • Staged adalah kondisi dimana revisi sudah ditandai, tetapi belum disimpan di version  control. Untuk mengubah kondisi file dari modified ke staged gunakan perintah git add  nama_file. </w:t>
      </w:r>
    </w:p>
    <w:p w:rsidR="00EC2B9A" w:rsidRDefault="003A795B" w14:paraId="01F381C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5" w:lineRule="auto"/>
        <w:ind w:left="385" w:right="661" w:firstLine="346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• Commited adalah kondisi dimana revisi sudah disimpan di version control. perintah  untuk mengubah kondisi file dari staged ke commited adalah git commit. </w:t>
      </w:r>
    </w:p>
    <w:p w:rsidR="00EC2B9A" w:rsidRDefault="003A795B" w14:paraId="2F2B3C4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5" w:lineRule="auto"/>
        <w:ind w:left="385" w:right="660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15. Lakukan add dan commit seperti sebelumnya untuk memasukkan revisi ke dalam git. Lihat  log dengan perintah </w:t>
      </w:r>
      <w:r>
        <w:rPr>
          <w:rFonts w:ascii="Courier New" w:hAnsi="Courier New" w:eastAsia="Courier New" w:cs="Courier New"/>
          <w:color w:val="000000"/>
          <w:sz w:val="19"/>
          <w:szCs w:val="19"/>
        </w:rPr>
        <w:t>git log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>.</w:t>
      </w:r>
    </w:p>
    <w:p w:rsidR="00EC2B9A" w:rsidRDefault="003A795B" w14:paraId="36AF339E" w14:textId="77777777">
      <w:pPr>
        <w:widowControl w:val="0"/>
        <w:spacing w:line="240" w:lineRule="auto"/>
        <w:ind w:left="1558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6886BDDA" wp14:editId="07777777">
            <wp:simplePos x="0" y="0"/>
            <wp:positionH relativeFrom="column">
              <wp:posOffset>1009650</wp:posOffset>
            </wp:positionH>
            <wp:positionV relativeFrom="paragraph">
              <wp:posOffset>19050</wp:posOffset>
            </wp:positionV>
            <wp:extent cx="4182110" cy="2289810"/>
            <wp:effectExtent l="0" t="0" r="0" b="0"/>
            <wp:wrapTopAndBottom distT="19050" distB="1905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228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C2B9A" w:rsidRDefault="00EC2B9A" w14:paraId="72A3D3EC" w14:textId="77777777">
      <w:pPr>
        <w:widowControl w:val="0"/>
        <w:spacing w:line="240" w:lineRule="auto"/>
        <w:ind w:left="1558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 w:rsidR="00EC2B9A" w:rsidRDefault="003A795B" w14:paraId="1ECB65E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3" w:lineRule="auto"/>
        <w:ind w:left="723" w:right="659" w:hanging="337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16. Dengan ini, proyek anda telah di publish secara online dan anda telah berhasil membuat  local repository git dengan CLI. </w:t>
      </w:r>
    </w:p>
    <w:p w:rsidR="00EC2B9A" w:rsidRDefault="003A795B" w14:paraId="2C01E13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3" w:lineRule="auto"/>
        <w:ind w:left="724" w:right="663" w:hanging="339"/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17. Selanjutnya, lakukan praktikum Modul 4. </w:t>
      </w:r>
      <w:r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  <w:t xml:space="preserve">Simpan project yang akan dibuat pada  direktori yang dibuat tadi!. </w:t>
      </w:r>
    </w:p>
    <w:p w:rsidR="00EC2B9A" w:rsidRDefault="003A795B" w14:paraId="6C7B533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7" w:lineRule="auto"/>
        <w:ind w:left="724" w:right="661" w:hanging="339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18. Setelah selesai melakukan praktikum Modul 4, tambahkan semua project tersebut ke dalam  git dengan perintah </w:t>
      </w:r>
      <w:r>
        <w:rPr>
          <w:rFonts w:ascii="Courier New" w:hAnsi="Courier New" w:eastAsia="Courier New" w:cs="Courier New"/>
          <w:color w:val="000000"/>
          <w:sz w:val="19"/>
          <w:szCs w:val="19"/>
        </w:rPr>
        <w:t xml:space="preserve">git add .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.(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Titik juga dituliskan dalam perintah digunakan untuk menambahkan semua file, folder, dan sub folder dalam  direktori tersebut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). </w:t>
      </w:r>
    </w:p>
    <w:p w:rsidR="00EC2B9A" w:rsidRDefault="003A795B" w14:paraId="52DBE00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" w:line="240" w:lineRule="auto"/>
        <w:ind w:left="38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19.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Commit dan push perubahan tersebut.</w:t>
      </w:r>
    </w:p>
    <w:p w:rsidR="00EC2B9A" w:rsidRDefault="003A795B" w14:paraId="6289FEF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6"/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  <w:t xml:space="preserve">TAMBAHAN </w:t>
      </w:r>
    </w:p>
    <w:p w:rsidR="00EC2B9A" w:rsidRDefault="003A795B" w14:paraId="40DF23C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349" w:lineRule="auto"/>
        <w:ind w:left="722" w:right="599" w:firstLine="3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 xml:space="preserve">Coba lakukan clone proyek teman anda dengan cara </w:t>
      </w:r>
      <w:r>
        <w:rPr>
          <w:rFonts w:ascii="Courier New" w:hAnsi="Courier New" w:eastAsia="Courier New" w:cs="Courier New"/>
          <w:color w:val="000000"/>
          <w:sz w:val="19"/>
          <w:szCs w:val="19"/>
        </w:rPr>
        <w:t xml:space="preserve">git clone  </w:t>
      </w:r>
      <w:r>
        <w:rPr>
          <w:rFonts w:ascii="Courier New" w:hAnsi="Courier New" w:eastAsia="Courier New" w:cs="Courier New"/>
          <w:color w:val="0563C1"/>
          <w:sz w:val="19"/>
          <w:szCs w:val="19"/>
          <w:u w:val="single"/>
        </w:rPr>
        <w:t>https://github.com/nama user teman kalian/PRAK_DKP_NAMA_KELOMPOKXX.git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>, Untuk mendapatkan link url proyek, buka repositori dari Github browser, pilih repositori yang diinginkan, lalu pilih code, copy link tersebut.</w:t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333333"/>
          <w:sz w:val="24"/>
          <w:szCs w:val="24"/>
        </w:rPr>
        <w:t>````````````````````````````````````</w:t>
      </w:r>
    </w:p>
    <w:p w:rsidR="00EC2B9A" w:rsidRDefault="003A795B" w14:paraId="0D0B940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1465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color w:val="333333"/>
          <w:sz w:val="24"/>
          <w:szCs w:val="24"/>
        </w:rPr>
        <w:drawing>
          <wp:inline distT="19050" distB="19050" distL="19050" distR="19050" wp14:anchorId="6D42EEB3" wp14:editId="07777777">
            <wp:extent cx="4309110" cy="2711196"/>
            <wp:effectExtent l="0" t="0" r="0" b="0"/>
            <wp:docPr id="4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2711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C2B9A">
      <w:pgSz w:w="12240" w:h="15840" w:orient="portrait"/>
      <w:pgMar w:top="1423" w:right="720" w:bottom="1613" w:left="144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DE87748A-AD12-4212-B34D-D49F37EAF496}" r:id="rId1"/>
    <w:embedItalic w:fontKey="{07C77EA0-73DA-40B2-87A3-74072AEC7B10}" r:id="rId2"/>
  </w:font>
  <w:font w:name="Noto Sans Symbols">
    <w:charset w:val="00"/>
    <w:family w:val="auto"/>
    <w:pitch w:val="default"/>
    <w:embedRegular w:fontKey="{28EF37AD-5A50-45E9-87D4-41D7C9ABD5D8}" r:id="rId3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6C2F8356-DA65-4DA8-A92F-804856A0B3D0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70CA16-940B-4EA9-BA0D-BAFBEFD22C8B}" r:id="rId5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2B9A"/>
    <w:rsid w:val="003A795B"/>
    <w:rsid w:val="00A54083"/>
    <w:rsid w:val="00D07047"/>
    <w:rsid w:val="00EC2B9A"/>
    <w:rsid w:val="00F102B8"/>
    <w:rsid w:val="07851C7E"/>
    <w:rsid w:val="1F112E51"/>
    <w:rsid w:val="24391B1E"/>
    <w:rsid w:val="32A2C1C6"/>
    <w:rsid w:val="6D109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EF195B"/>
  <w15:docId w15:val="{2B453E3F-4B49-4998-BF88-0581AF94370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U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customXml" Target="../customXml/item3.xml" Id="rId3" /><Relationship Type="http://schemas.openxmlformats.org/officeDocument/2006/relationships/image" Target="media/image14.png" Id="rId21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theme" Target="theme/theme1.xml" Id="rId23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customXml" Target="../customXml/item4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fontTable" Target="fontTable.xml" Id="rId22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iKA9Ojpyi8QRrw3HvRQWwsGLZA==">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EAE8072B3F9F1B4E87131B4870D83EBB" ma:contentTypeVersion="10" ma:contentTypeDescription="Buat sebuah dokumen baru." ma:contentTypeScope="" ma:versionID="1850e3173aac0a2b40e833bf56d066d9">
  <xsd:schema xmlns:xsd="http://www.w3.org/2001/XMLSchema" xmlns:xs="http://www.w3.org/2001/XMLSchema" xmlns:p="http://schemas.microsoft.com/office/2006/metadata/properties" xmlns:ns2="f49c492d-b6d5-4140-94d0-543c7e20ad82" xmlns:ns3="f38a2e93-fbc9-41c5-8bb8-51a64ea6e9b7" targetNamespace="http://schemas.microsoft.com/office/2006/metadata/properties" ma:root="true" ma:fieldsID="c93ed2d92da5009901022a931dbb418e" ns2:_="" ns3:_="">
    <xsd:import namespace="f49c492d-b6d5-4140-94d0-543c7e20ad82"/>
    <xsd:import namespace="f38a2e93-fbc9-41c5-8bb8-51a64ea6e9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9c492d-b6d5-4140-94d0-543c7e20ad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8a2e93-fbc9-41c5-8bb8-51a64ea6e9b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Dibagikan Denga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ibagikan Dengan Detai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464DD956-F234-4DFD-A6BD-B6DF619EFB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4AB49C8-2AD2-4BB0-A4B4-5DBD97DE76F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32C0CE7-8751-49F7-BFD7-808E2059BA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9c492d-b6d5-4140-94d0-543c7e20ad82"/>
    <ds:schemaRef ds:uri="f38a2e93-fbc9-41c5-8bb8-51a64ea6e9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lastModifiedBy>Defdava Anandhia Haryadi</lastModifiedBy>
  <revision>3</revision>
  <dcterms:created xsi:type="dcterms:W3CDTF">2024-03-23T02:46:00.0000000Z</dcterms:created>
  <dcterms:modified xsi:type="dcterms:W3CDTF">2024-03-24T01:16:25.6021459Z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0x010100EAE8072B3F9F1B4E87131B4870D83EBB</vt:lpwstr>
  </property>
</Properties>
</file>